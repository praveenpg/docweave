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>
  <w:body>
    <w:p>
      <w:pPr>
        <w:pStyle w:val="Heading1"/>
      </w:pPr>
      <w:r>
        <w:t>Content report</w:t>
      </w:r>
    </w:p>
    <w:p>
      <w:commentRangeStart w:id="3"/>
      <w:r>
        <w:t>🧵 Body with references.</w:t>
      </w:r>
      <w:r>
        <w:rPr>
          <w:rStyle w:val="FootnoteReference"/>
        </w:rPr>
        <w:footnoteReference w:id="1"/>
      </w:r>
      <w:r>
        <w:endnoteReference w:id="2"/>
      </w:r>
      <w:commentRangeEnd w:id="3"/>
      <w:r>
        <w:commentReference w:id="3"/>
      </w:r>
    </w:p>
    <w:p>
      <w:r>
        <w:t xml:space="preserve">Selected revision: </w:t>
      </w:r>
      <w:del w:id="1" w:author="Editor">
        <w:r>
          <w:delText>old</w:delText>
        </w:r>
      </w:del>
      <w:ins w:id="2" w:author="Editor">
        <w:r>
          <w:t>new</w:t>
        </w:r>
      </w:ins>
    </w:p>
    <w:sdt>
      <w:sdtContent>
        <w:p>
          <w:pPr>
            <w:pStyle w:val="Heading2"/>
          </w:pPr>
          <w:r>
            <w:t>Controlled section</w:t>
          </w:r>
        </w:p>
        <w:tbl>
          <w:tblPr/>
          <w:tblGrid>
            <w:gridCol w:w="2400"/>
            <w:gridCol w:w="2400"/>
          </w:tblGrid>
          <w:tr>
            <w:sdt>
              <w:sdtContent>
                <w:tc>
                  <w:p>
                    <w:r>
                      <w:t>Structured cell</w:t>
                    </w:r>
                  </w:p>
                </w:tc>
              </w:sdtContent>
            </w:sdt>
            <w:tc>
              <w:p>
                <w:r>
                  <w:t>Other cell</w:t>
                </w:r>
              </w:p>
            </w:tc>
          </w:tr>
        </w:tbl>
      </w:sdtContent>
    </w:sdt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Merge w:val="restart"/>
          </w:tcPr>
          <w:p>
            <w:r>
              <w:t>Merged origin</w:t>
            </w:r>
          </w:p>
        </w:tc>
        <w:tc>
          <w:p>
            <w:r>
              <w:t>Top right</w:t>
            </w:r>
          </w:p>
        </w:tc>
      </w:tr>
      <w:tr>
        <w:tc>
          <w:tcPr>
            <w:vMerge w:val="continue"/>
          </w:tcPr>
          <w:p>
            <w:r>
              <w:t>Continuation text</w:t>
            </w:r>
          </w:p>
        </w:tc>
        <w:tc>
          <w:p>
            <w:r>
              <w:t>Bottom right</w:t>
            </w:r>
          </w:p>
        </w:tc>
      </w:tr>
    </w:tbl>
    <w:p>
      <w:r>
        <w:t>Illustration</w:t>
      </w:r>
      <w:r>
        <w:drawing>
          <wp:inline distT="0" distR="0" distB="0" distL="0">
            <wp:extent cx="254000" cy="254000"/>
            <wp:docPr id="0" name="Drawing 0" descr="Thread ic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pixel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style="width:120pt;height:40pt">
            <v:textbox>
              <w:txbxContent>
                <w:p>
                  <w:r>
                    <w:t>Text box paragraph.</w:t>
                  </w:r>
                </w:p>
              </w:txbxContent>
            </v:textbox>
          </v:rect>
        </w:pict>
      </w:r>
    </w:p>
    <w:p>
      <w:fldSimple w:instr="DATE">
        <w:r>
          <w:t>2026-10-14</w:t>
        </w:r>
      </w:fldSimple>
    </w:p>
  </w:body>
</w:document>
</file>

<file path=word/comments.xml><?xml version="1.0" encoding="utf-8"?>
<w:comments xmlns:w="http://schemas.openxmlformats.org/wordprocessingml/2006/main">
  <w:comment w:id="3" w:author="Reviewer">
    <w:p>
      <w:r>
        <w:t>Review comment.</w:t>
      </w:r>
    </w:p>
  </w:comment>
</w:comments>
</file>

<file path=word/endnotes.xml><?xml version="1.0" encoding="utf-8"?>
<w:endnotes xmlns:w="http://schemas.openxmlformats.org/wordprocessingml/2006/main">
  <w:endnote w:type="normal" w:id="2">
    <w:p>
      <w:r>
        <w:rPr>
          <w:rStyle w:val="FootnoteReference"/>
        </w:rPr>
        <w:endnoteRef/>
      </w:r>
      <w:r>
        <w:t>Endnote explanation.</w:t>
      </w:r>
    </w:p>
  </w:endnote>
</w:endnotes>
</file>

<file path=word/footnotes.xml><?xml version="1.0" encoding="utf-8"?>
<w:footnotes xmlns:w="http://schemas.openxmlformats.org/wordprocessingml/2006/main">
  <w:footnote w:type="normal" w:id="1">
    <w:p>
      <w:r>
        <w:rPr>
          <w:rStyle w:val="FootnoteReference"/>
        </w:rPr>
        <w:footnoteRef/>
      </w:r>
      <w:r>
        <w:t>Footnote explanation.</w:t>
      </w:r>
    </w:p>
  </w:footnote>
</w:footnotes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notes.xml" Type="http://schemas.openxmlformats.org/officeDocument/2006/relationships/footnotes"/><Relationship Id="rId3" Target="endnotes.xml" Type="http://schemas.openxmlformats.org/officeDocument/2006/relationships/endnotes"/><Relationship Id="rId4" Target="comments.xml" Type="http://schemas.openxmlformats.org/officeDocument/2006/relationships/comments"/><Relationship Id="rId5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2026-10-16T15:20:34Z</dcterms:created>
  <dc:creator>Apache POI</dc:creator>
</cp:coreProperties>
</file>